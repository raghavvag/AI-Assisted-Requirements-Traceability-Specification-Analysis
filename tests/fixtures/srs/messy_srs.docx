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Service - Software Requirements Specification</w:t>
      </w:r>
    </w:p>
    <w:p>
      <w:pPr>
        <w:pStyle w:val="Heading1"/>
      </w:pPr>
      <w:r>
        <w:t>1 Introduction</w:t>
      </w:r>
    </w:p>
    <w:p>
      <w:r>
        <w:t>This SRS was assembled from three team documents; formatting is inconsistent.</w:t>
      </w:r>
    </w:p>
    <w:p>
      <w:pPr>
        <w:pStyle w:val="Heading1"/>
      </w:pPr>
      <w:r>
        <w:t>2 Functional Requirements</w:t>
      </w:r>
    </w:p>
    <w:p>
      <w:r>
        <w:t>This section lists the functional requirements of the account service.</w:t>
      </w:r>
    </w:p>
    <w:p>
      <w:r>
        <w:t>FR1: User Login</w:t>
      </w:r>
    </w:p>
    <w:p>
      <w:r>
        <w:t>The system shall authenticate users with an email address and password.</w:t>
      </w:r>
    </w:p>
    <w:p>
      <w:r>
        <w:t>FR-2 The system shall lock an account after five consecutive failed login attempts.</w:t>
      </w:r>
    </w:p>
    <w:p>
      <w:r>
        <w:t>FR 3 - Password Reset</w:t>
      </w:r>
    </w:p>
    <w:p>
      <w:r>
        <w:t>Users must be able to reset a forgotten password via a time-limited email link, as per FR-2.</w:t>
      </w:r>
    </w:p>
    <w:p>
      <w:r>
        <w:t>[REQ-4] Session timeout</w:t>
      </w:r>
    </w:p>
    <w:p>
      <w:r>
        <w:t xml:space="preserve">Sessions shall expire after 30 minutes of inactivity</w:t>
      </w:r>
      <w:ins w:id="1" w:author="Reviewer" w:date="2026-10-01T09:00:00Z">
        <w:r>
          <w:t xml:space="preserve"> and require re-authentication</w:t>
        </w:r>
      </w:ins>
      <w:del w:id="2" w:author="Reviewer" w:date="2026-10-01T09:00:00Z">
        <w:r>
          <w:delText xml:space="preserve"> silently</w:delText>
        </w:r>
      </w:del>
      <w:r>
        <w:t xml:space="preserve">.</w:t>
      </w:r>
    </w:p>
    <w:p>
      <w:pPr>
        <w:pStyle w:val="Heading2"/>
      </w:pPr>
      <w:r>
        <w:t>2.1 Account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FR-5.1</w:t>
            </w:r>
          </w:p>
        </w:tc>
        <w:tc>
          <w:tcPr>
            <w:tcW w:type="dxa" w:w="1728"/>
          </w:tcPr>
          <w:p>
            <w:r>
              <w:t>Profile update</w:t>
            </w:r>
          </w:p>
        </w:tc>
        <w:tc>
          <w:tcPr>
            <w:tcW w:type="dxa" w:w="1728"/>
          </w:tcPr>
          <w:p>
            <w:r>
              <w:t>The system shall let users update their display name and avatar.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Changes are visible after refresh.</w:t>
            </w:r>
          </w:p>
        </w:tc>
      </w:tr>
      <w:tr>
        <w:tc>
          <w:tcPr>
            <w:tcW w:type="dxa" w:w="1728"/>
          </w:tcPr>
          <w:p>
            <w:r>
              <w:t>FR-5.2</w:t>
            </w:r>
          </w:p>
        </w:tc>
        <w:tc>
          <w:tcPr>
            <w:tcW w:type="dxa" w:w="1728"/>
          </w:tcPr>
          <w:p>
            <w:r>
              <w:t>Data export</w:t>
            </w:r>
          </w:p>
        </w:tc>
        <w:tc>
          <w:tcPr>
            <w:tcW w:type="dxa" w:w="1728"/>
          </w:tcPr>
          <w:p>
            <w:r>
              <w:t>The system shall export all personal data as JSON.</w:t>
            </w:r>
          </w:p>
          <w:p>
            <w:r>
              <w:t>The export must complete within 24 hours.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</w:tr>
      <w:tr>
        <w:tc>
          <w:tcPr>
            <w:tcW w:type="dxa" w:w="8640"/>
            <w:gridSpan w:val="5"/>
          </w:tcPr>
          <w:p>
            <w:r>
              <w:t>Deletion and audit</w:t>
            </w:r>
          </w:p>
        </w:tc>
      </w:tr>
      <w:tr>
        <w:tc>
          <w:tcPr>
            <w:tcW w:type="dxa" w:w="1728"/>
          </w:tcPr>
          <w:p>
            <w:r>
              <w:t>FR-5.3</w:t>
            </w:r>
          </w:p>
        </w:tc>
        <w:tc>
          <w:tcPr>
            <w:tcW w:type="dxa" w:w="3456"/>
            <w:gridSpan w:val="2"/>
          </w:tcPr>
          <w:p>
            <w:r>
              <w:t>The system shall permanently delete an account within 30 days of a verified request.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 w:val="restart"/>
          </w:tcPr>
          <w:p>
            <w:r>
              <w:t>FR-5.4</w:t>
            </w:r>
          </w:p>
        </w:tc>
        <w:tc>
          <w:tcPr>
            <w:tcW w:type="dxa" w:w="1728"/>
            <w:vMerge w:val="restart"/>
          </w:tcPr>
          <w:p>
            <w:r>
              <w:t>Change audit trail</w:t>
            </w:r>
          </w:p>
        </w:tc>
        <w:tc>
          <w:tcPr>
            <w:tcW w:type="dxa" w:w="1728"/>
          </w:tcPr>
          <w:p>
            <w:r>
              <w:t>The system shall keep an audit trail of profile changes.</w:t>
            </w:r>
          </w:p>
        </w:tc>
        <w:tc>
          <w:tcPr>
            <w:tcW w:type="dxa" w:w="1728"/>
            <w:vMerge w:val="restart"/>
          </w:tcPr>
          <w:p>
            <w:r>
              <w:t>Low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Audit entries must be retained for one year.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FR-6: Audit Logging</w:t>
            </w:r>
          </w:p>
          <w:p>
            <w:r>
              <w:t>The system shall record every administrative action with a timestamp and actor.</w:t>
            </w:r>
          </w:p>
        </w:tc>
      </w:tr>
    </w:tbl>
    <w:p>
      <w:r>
        <w:rPr>
          <w:b/>
        </w:rPr>
        <w:t>2.2 Notifications</w:t>
      </w:r>
    </w:p>
    <w:sdt>
      <w:sdtPr>
        <w:tag w:val="requirement-block"/>
      </w:sdtPr>
      <w:sdtContent>
        <w:p>
          <w:r>
            <w:t>FR-7: Email Notifications</w:t>
          </w:r>
        </w:p>
        <w:p>
          <w:r>
            <w:t>The system shall email users when their password changes.</w:t>
          </w:r>
        </w:p>
      </w:sdtContent>
    </w:sdt>
    <w:p>
      <w:r>
        <w:t>FR-2: Duplicate entry</w:t>
      </w:r>
    </w:p>
    <w:p>
      <w:r>
        <w:t>This duplicate must be ignored by the parser.</w:t>
      </w:r>
    </w:p>
    <w:p>
      <w:pPr>
        <w:pStyle w:val="Heading1"/>
      </w:pPr>
      <w:r>
        <w:t>3 Non-Functional Requirements</w:t>
      </w:r>
    </w:p>
    <w:p>
      <w:pPr>
        <w:pStyle w:val="Heading2"/>
      </w:pPr>
      <w:r>
        <w:t>3.1 Performance</w:t>
      </w:r>
    </w:p>
    <w:p>
      <w:r>
        <w:t>NFR-1: Response Time</w:t>
      </w:r>
    </w:p>
    <w:p>
      <w:r>
        <w:t>Ninety-five percent of API requests shall complete within 300 milliseconds.</w:t>
      </w:r>
    </w:p>
    <w:p>
      <w:pPr>
        <w:pStyle w:val="Heading2"/>
      </w:pPr>
      <w:r>
        <w:t>3.2 Security</w:t>
      </w:r>
    </w:p>
    <w:p>
      <w:r>
        <w:t>NFR-2: Encryption</w:t>
      </w:r>
    </w:p>
    <w:p>
      <w:r>
        <w:t>All personal data shall be encrypted at rest using AES-256.</w:t>
      </w:r>
    </w:p>
    <w:p>
      <w:pPr>
        <w:pStyle w:val="Heading1"/>
      </w:pPr>
      <w:r>
        <w:t>Appendix A: Template</w:t>
      </w:r>
    </w:p>
    <w:p>
      <w:r>
        <w:t>FR-99: Template example</w:t>
      </w:r>
    </w:p>
    <w:p>
      <w:r>
        <w:t>This placeholder shows the requirement format and must not be extracted.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Account Service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TOC2">
    <w:name w:val="TOC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/>
  <dc:creator>SRS fixture generator</dc:creator>
  <cp:keywords/>
  <dc:description>generated by python-docx</dc:description>
  <cp:lastModifiedBy>SRS fixture generator</cp:lastModifiedBy>
  <cp:revision>1</cp:revision>
  <dcterms:created xsi:type="dcterms:W3CDTF">2026-10-01T09:00:00Z</dcterms:created>
  <dcterms:modified xsi:type="dcterms:W3CDTF">2026-10-01T09:00:00Z</dcterms:modified>
  <cp:category/>
</cp:coreProperties>
</file>